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DDF0F" w14:textId="77777777" w:rsidR="00B9502A" w:rsidRDefault="00000000">
      <w:pPr>
        <w:jc w:val="center"/>
        <w:rPr>
          <w:rFonts w:ascii="Lora" w:eastAsia="Lora" w:hAnsi="Lora" w:cs="Lora"/>
          <w:b/>
          <w:bCs/>
          <w:sz w:val="42"/>
          <w:szCs w:val="42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1897E5C" wp14:editId="22C17FD1">
            <wp:simplePos x="0" y="0"/>
            <wp:positionH relativeFrom="column">
              <wp:posOffset>-142874</wp:posOffset>
            </wp:positionH>
            <wp:positionV relativeFrom="paragraph">
              <wp:posOffset>114300</wp:posOffset>
            </wp:positionV>
            <wp:extent cx="1109663" cy="1109663"/>
            <wp:effectExtent l="0" t="0" r="0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9663" cy="11096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BB2F2A2" w14:textId="77777777" w:rsidR="00B9502A" w:rsidRDefault="00000000">
      <w:pPr>
        <w:jc w:val="center"/>
        <w:rPr>
          <w:rFonts w:ascii="Lora" w:eastAsia="Lora" w:hAnsi="Lora" w:cs="Lora"/>
          <w:b/>
          <w:bCs/>
          <w:sz w:val="46"/>
          <w:szCs w:val="46"/>
        </w:rPr>
      </w:pPr>
      <w:r>
        <w:rPr>
          <w:rFonts w:ascii="Lora" w:eastAsia="Lora" w:hAnsi="Lora" w:cs="Lora"/>
          <w:b/>
          <w:bCs/>
          <w:sz w:val="46"/>
          <w:szCs w:val="46"/>
        </w:rPr>
        <w:t xml:space="preserve">Garden City High School </w:t>
      </w:r>
    </w:p>
    <w:p w14:paraId="6B12DC75" w14:textId="77777777" w:rsidR="00B9502A" w:rsidRDefault="00000000">
      <w:pPr>
        <w:jc w:val="center"/>
        <w:rPr>
          <w:rFonts w:ascii="Lora" w:eastAsia="Lora" w:hAnsi="Lora" w:cs="Lora"/>
          <w:b/>
          <w:bCs/>
          <w:sz w:val="34"/>
          <w:szCs w:val="34"/>
        </w:rPr>
      </w:pPr>
      <w:r>
        <w:rPr>
          <w:rFonts w:ascii="Lora" w:eastAsia="Lora" w:hAnsi="Lora" w:cs="Lora"/>
          <w:b/>
          <w:bCs/>
          <w:sz w:val="34"/>
          <w:szCs w:val="34"/>
        </w:rPr>
        <w:t>Teacher Registration Form</w:t>
      </w:r>
    </w:p>
    <w:p w14:paraId="4DA069C4" w14:textId="77777777" w:rsidR="00B9502A" w:rsidRDefault="00B9502A">
      <w:pPr>
        <w:jc w:val="center"/>
      </w:pPr>
    </w:p>
    <w:p w14:paraId="1E066862" w14:textId="77777777" w:rsidR="00B9502A" w:rsidRDefault="00B9502A"/>
    <w:p w14:paraId="76DF4BD1" w14:textId="77777777" w:rsidR="00B9502A" w:rsidRDefault="00B9502A">
      <w:pPr>
        <w:rPr>
          <w:sz w:val="26"/>
          <w:szCs w:val="26"/>
        </w:rPr>
      </w:pPr>
    </w:p>
    <w:p w14:paraId="6F6C976B" w14:textId="77777777" w:rsidR="00B9502A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Section 1: </w:t>
      </w:r>
      <w:r>
        <w:rPr>
          <w:rFonts w:ascii="Times New Roman" w:eastAsia="Times New Roman" w:hAnsi="Times New Roman" w:cs="Times New Roman"/>
          <w:b/>
          <w:bCs/>
          <w:i/>
          <w:iCs/>
          <w:sz w:val="34"/>
          <w:szCs w:val="34"/>
        </w:rPr>
        <w:t>Personal Information</w:t>
      </w:r>
    </w:p>
    <w:p w14:paraId="33F9E5DF" w14:textId="77777777" w:rsidR="00B9502A" w:rsidRDefault="00B9502A">
      <w:pPr>
        <w:rPr>
          <w:rFonts w:ascii="Lora" w:eastAsia="Lora" w:hAnsi="Lora" w:cs="Lora"/>
          <w:sz w:val="30"/>
          <w:szCs w:val="30"/>
        </w:rPr>
      </w:pPr>
    </w:p>
    <w:p w14:paraId="14F47B8C" w14:textId="77777777" w:rsidR="00B9502A" w:rsidRDefault="00B9502A"/>
    <w:p w14:paraId="0234740B" w14:textId="77777777" w:rsidR="00B9502A" w:rsidRDefault="00B9502A"/>
    <w:p w14:paraId="315476BB" w14:textId="77777777" w:rsidR="00B9502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First  Name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ab/>
        <w:t>_______    Middle Name _____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_  Surname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_____</w:t>
      </w:r>
    </w:p>
    <w:p w14:paraId="105BA846" w14:textId="77777777" w:rsidR="00B9502A" w:rsidRDefault="00B950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75342B9" w14:textId="77777777" w:rsidR="00B9502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Date of Birth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 / ___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_ / 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_____</w:t>
      </w:r>
    </w:p>
    <w:p w14:paraId="40337D03" w14:textId="77777777" w:rsidR="00B9502A" w:rsidRDefault="00B950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24FB2B6" w14:textId="67E27699" w:rsidR="00B9502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Gender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sdt>
        <w:sdtPr>
          <w:rPr>
            <w:rFonts w:ascii="Times New Roman" w:eastAsia="Times New Roman" w:hAnsi="Times New Roman" w:cs="Times New Roman"/>
            <w:sz w:val="28"/>
            <w:szCs w:val="28"/>
          </w:rPr>
          <w:id w:val="7604223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337EC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8"/>
          <w:szCs w:val="28"/>
        </w:rPr>
        <w:t xml:space="preserve">Male  </w:t>
      </w:r>
      <w:sdt>
        <w:sdtPr>
          <w:rPr>
            <w:rFonts w:ascii="Times New Roman" w:eastAsia="Times New Roman" w:hAnsi="Times New Roman" w:cs="Times New Roman"/>
            <w:sz w:val="28"/>
            <w:szCs w:val="28"/>
          </w:rPr>
          <w:id w:val="21171701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337EC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8"/>
          <w:szCs w:val="28"/>
        </w:rPr>
        <w:t xml:space="preserve"> Female  </w:t>
      </w:r>
      <w:sdt>
        <w:sdtPr>
          <w:rPr>
            <w:rFonts w:ascii="Times New Roman" w:eastAsia="Times New Roman" w:hAnsi="Times New Roman" w:cs="Times New Roman"/>
            <w:sz w:val="28"/>
            <w:szCs w:val="28"/>
          </w:rPr>
          <w:id w:val="-12549003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337EC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8"/>
          <w:szCs w:val="28"/>
        </w:rPr>
        <w:t xml:space="preserve"> Other</w:t>
      </w:r>
    </w:p>
    <w:p w14:paraId="1687A2B2" w14:textId="77777777" w:rsidR="00B9502A" w:rsidRDefault="00B950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795171" w14:textId="77777777" w:rsidR="00B9502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Phone  Number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ab/>
        <w:t>+501 ________</w:t>
      </w:r>
    </w:p>
    <w:p w14:paraId="05364089" w14:textId="77777777" w:rsidR="00B9502A" w:rsidRDefault="00B950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D566B37" w14:textId="77777777" w:rsidR="00B9502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Email Address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___________________________</w:t>
      </w:r>
    </w:p>
    <w:p w14:paraId="475BCD3C" w14:textId="77777777" w:rsidR="00B9502A" w:rsidRDefault="00B950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7DD4FBD" w14:textId="77777777" w:rsidR="00B9502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Address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__________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_  District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_________</w:t>
      </w:r>
    </w:p>
    <w:p w14:paraId="7048D070" w14:textId="77777777" w:rsidR="00B9502A" w:rsidRDefault="00B950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4713D2B" w14:textId="77777777" w:rsidR="00B9502A" w:rsidRDefault="00B950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44646C" w14:textId="77777777" w:rsidR="00B9502A" w:rsidRDefault="00B9502A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5CD8038" w14:textId="77777777" w:rsidR="00B9502A" w:rsidRDefault="00B9502A"/>
    <w:p w14:paraId="07BC96ED" w14:textId="77777777" w:rsidR="00B9502A" w:rsidRDefault="00B9502A"/>
    <w:p w14:paraId="68F6A683" w14:textId="77777777" w:rsidR="00B9502A" w:rsidRDefault="00B9502A">
      <w:pPr>
        <w:rPr>
          <w:rFonts w:ascii="Times New Roman" w:eastAsia="Times New Roman" w:hAnsi="Times New Roman" w:cs="Times New Roman"/>
          <w:i/>
          <w:iCs/>
          <w:sz w:val="34"/>
          <w:szCs w:val="34"/>
        </w:rPr>
      </w:pPr>
    </w:p>
    <w:p w14:paraId="595ED411" w14:textId="77777777" w:rsidR="00B9502A" w:rsidRDefault="00B9502A">
      <w:pPr>
        <w:rPr>
          <w:rFonts w:ascii="Times New Roman" w:eastAsia="Times New Roman" w:hAnsi="Times New Roman" w:cs="Times New Roman"/>
          <w:i/>
          <w:iCs/>
          <w:sz w:val="34"/>
          <w:szCs w:val="34"/>
        </w:rPr>
      </w:pPr>
    </w:p>
    <w:p w14:paraId="25FA8045" w14:textId="77777777" w:rsidR="00B9502A" w:rsidRDefault="00B9502A">
      <w:pPr>
        <w:rPr>
          <w:rFonts w:ascii="Times New Roman" w:eastAsia="Times New Roman" w:hAnsi="Times New Roman" w:cs="Times New Roman"/>
          <w:i/>
          <w:iCs/>
          <w:sz w:val="34"/>
          <w:szCs w:val="34"/>
        </w:rPr>
      </w:pPr>
    </w:p>
    <w:p w14:paraId="1617A6B8" w14:textId="77777777" w:rsidR="00B9502A" w:rsidRDefault="00B9502A">
      <w:pPr>
        <w:rPr>
          <w:rFonts w:ascii="Times New Roman" w:eastAsia="Times New Roman" w:hAnsi="Times New Roman" w:cs="Times New Roman"/>
          <w:i/>
          <w:iCs/>
          <w:sz w:val="34"/>
          <w:szCs w:val="34"/>
        </w:rPr>
      </w:pPr>
    </w:p>
    <w:p w14:paraId="2463978B" w14:textId="77777777" w:rsidR="00B9502A" w:rsidRDefault="00B9502A">
      <w:pPr>
        <w:rPr>
          <w:rFonts w:ascii="Times New Roman" w:eastAsia="Times New Roman" w:hAnsi="Times New Roman" w:cs="Times New Roman"/>
          <w:i/>
          <w:iCs/>
          <w:sz w:val="34"/>
          <w:szCs w:val="34"/>
        </w:rPr>
      </w:pPr>
    </w:p>
    <w:p w14:paraId="1BB979E7" w14:textId="77777777" w:rsidR="00B9502A" w:rsidRDefault="00B9502A">
      <w:pPr>
        <w:rPr>
          <w:rFonts w:ascii="Times New Roman" w:eastAsia="Times New Roman" w:hAnsi="Times New Roman" w:cs="Times New Roman"/>
          <w:i/>
          <w:iCs/>
          <w:sz w:val="34"/>
          <w:szCs w:val="34"/>
        </w:rPr>
      </w:pPr>
    </w:p>
    <w:p w14:paraId="3586548E" w14:textId="77777777" w:rsidR="00B9502A" w:rsidRDefault="00B9502A">
      <w:pPr>
        <w:rPr>
          <w:rFonts w:ascii="Times New Roman" w:eastAsia="Times New Roman" w:hAnsi="Times New Roman" w:cs="Times New Roman"/>
          <w:i/>
          <w:iCs/>
          <w:sz w:val="34"/>
          <w:szCs w:val="34"/>
        </w:rPr>
      </w:pPr>
    </w:p>
    <w:p w14:paraId="7D66A9EB" w14:textId="77777777" w:rsidR="00B9502A" w:rsidRDefault="00B9502A">
      <w:pPr>
        <w:rPr>
          <w:rFonts w:ascii="Times New Roman" w:eastAsia="Times New Roman" w:hAnsi="Times New Roman" w:cs="Times New Roman"/>
          <w:i/>
          <w:iCs/>
          <w:sz w:val="34"/>
          <w:szCs w:val="34"/>
        </w:rPr>
      </w:pPr>
    </w:p>
    <w:p w14:paraId="66919082" w14:textId="77777777" w:rsidR="00B9502A" w:rsidRDefault="00B9502A">
      <w:pPr>
        <w:rPr>
          <w:rFonts w:ascii="Times New Roman" w:eastAsia="Times New Roman" w:hAnsi="Times New Roman" w:cs="Times New Roman"/>
          <w:i/>
          <w:iCs/>
          <w:sz w:val="34"/>
          <w:szCs w:val="34"/>
        </w:rPr>
      </w:pPr>
    </w:p>
    <w:p w14:paraId="7961BA0B" w14:textId="77777777" w:rsidR="00B9502A" w:rsidRDefault="00B9502A">
      <w:pPr>
        <w:rPr>
          <w:rFonts w:ascii="Times New Roman" w:eastAsia="Times New Roman" w:hAnsi="Times New Roman" w:cs="Times New Roman"/>
          <w:i/>
          <w:iCs/>
          <w:sz w:val="34"/>
          <w:szCs w:val="34"/>
        </w:rPr>
      </w:pPr>
    </w:p>
    <w:p w14:paraId="352B2AA3" w14:textId="77777777" w:rsidR="00B9502A" w:rsidRDefault="00B9502A">
      <w:pPr>
        <w:rPr>
          <w:rFonts w:ascii="Times New Roman" w:eastAsia="Times New Roman" w:hAnsi="Times New Roman" w:cs="Times New Roman"/>
          <w:i/>
          <w:iCs/>
          <w:sz w:val="34"/>
          <w:szCs w:val="34"/>
        </w:rPr>
      </w:pPr>
    </w:p>
    <w:p w14:paraId="540F85C2" w14:textId="77777777" w:rsidR="00B9502A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34"/>
          <w:szCs w:val="34"/>
        </w:rPr>
      </w:pPr>
      <w:r>
        <w:rPr>
          <w:rFonts w:ascii="Times New Roman" w:eastAsia="Times New Roman" w:hAnsi="Times New Roman" w:cs="Times New Roman"/>
          <w:i/>
          <w:iCs/>
          <w:sz w:val="34"/>
          <w:szCs w:val="34"/>
        </w:rPr>
        <w:t>Section 2</w:t>
      </w:r>
      <w:r>
        <w:rPr>
          <w:rFonts w:ascii="Times New Roman" w:eastAsia="Times New Roman" w:hAnsi="Times New Roman" w:cs="Times New Roman"/>
          <w:b/>
          <w:bCs/>
          <w:i/>
          <w:iCs/>
          <w:sz w:val="34"/>
          <w:szCs w:val="34"/>
        </w:rPr>
        <w:t>: Teaching Status</w:t>
      </w:r>
    </w:p>
    <w:p w14:paraId="728B3572" w14:textId="77777777" w:rsidR="00B9502A" w:rsidRDefault="00B9502A"/>
    <w:p w14:paraId="618E4BAD" w14:textId="77777777" w:rsidR="00B9502A" w:rsidRDefault="00B9502A"/>
    <w:p w14:paraId="2AFA1007" w14:textId="77777777" w:rsidR="00B9502A" w:rsidRDefault="00B9502A"/>
    <w:p w14:paraId="06A90BCE" w14:textId="273A4D0C" w:rsidR="00CC679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Qualificatio</w:t>
      </w:r>
      <w:r w:rsidR="00CC6791">
        <w:rPr>
          <w:rFonts w:ascii="Times New Roman" w:eastAsia="Times New Roman" w:hAnsi="Times New Roman" w:cs="Times New Roman"/>
          <w:sz w:val="28"/>
          <w:szCs w:val="28"/>
        </w:rPr>
        <w:t>n:</w:t>
      </w:r>
    </w:p>
    <w:bookmarkStart w:id="0" w:name="_Hlk214814195"/>
    <w:p w14:paraId="5645B0C3" w14:textId="25BECF98" w:rsidR="00B9502A" w:rsidRDefault="001337EC">
      <w:pPr>
        <w:rPr>
          <w:rFonts w:ascii="Times New Roman" w:eastAsia="Times New Roman" w:hAnsi="Times New Roman" w:cs="Times New Roman"/>
          <w:sz w:val="28"/>
          <w:szCs w:val="28"/>
        </w:rPr>
      </w:pPr>
      <w:sdt>
        <w:sdtPr>
          <w:rPr>
            <w:rFonts w:ascii="Times New Roman" w:eastAsia="Times New Roman" w:hAnsi="Times New Roman" w:cs="Times New Roman"/>
            <w:sz w:val="28"/>
            <w:szCs w:val="28"/>
          </w:rPr>
          <w:id w:val="-56425298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C6791">
            <w:rPr>
              <w:rFonts w:ascii="MS Gothic" w:eastAsia="MS Gothic" w:hAnsi="MS Gothic" w:cs="Times New Roman" w:hint="eastAsia"/>
              <w:sz w:val="28"/>
              <w:szCs w:val="28"/>
            </w:rPr>
            <w:t>☒</w:t>
          </w:r>
        </w:sdtContent>
      </w:sdt>
      <w:r>
        <w:rPr>
          <w:rFonts w:ascii="Times New Roman" w:eastAsia="Times New Roman" w:hAnsi="Times New Roman" w:cs="Times New Roman"/>
          <w:sz w:val="28"/>
          <w:szCs w:val="28"/>
        </w:rPr>
        <w:t xml:space="preserve">ASSOC  </w:t>
      </w:r>
      <w:sdt>
        <w:sdtPr>
          <w:rPr>
            <w:rFonts w:ascii="Times New Roman" w:eastAsia="Times New Roman" w:hAnsi="Times New Roman" w:cs="Times New Roman"/>
            <w:sz w:val="28"/>
            <w:szCs w:val="28"/>
          </w:rPr>
          <w:id w:val="-4989606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8"/>
          <w:szCs w:val="28"/>
        </w:rPr>
        <w:t xml:space="preserve">BACH  </w:t>
      </w:r>
      <w:sdt>
        <w:sdtPr>
          <w:rPr>
            <w:rFonts w:ascii="Times New Roman" w:eastAsia="Times New Roman" w:hAnsi="Times New Roman" w:cs="Times New Roman"/>
            <w:sz w:val="28"/>
            <w:szCs w:val="28"/>
          </w:rPr>
          <w:id w:val="3235583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8"/>
          <w:szCs w:val="28"/>
        </w:rPr>
        <w:t xml:space="preserve">MAST  </w:t>
      </w:r>
      <w:sdt>
        <w:sdtPr>
          <w:rPr>
            <w:rFonts w:ascii="Times New Roman" w:eastAsia="Times New Roman" w:hAnsi="Times New Roman" w:cs="Times New Roman"/>
            <w:sz w:val="28"/>
            <w:szCs w:val="28"/>
          </w:rPr>
          <w:id w:val="15895015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8"/>
          <w:szCs w:val="28"/>
        </w:rPr>
        <w:t>DOCT</w:t>
      </w:r>
    </w:p>
    <w:bookmarkEnd w:id="0"/>
    <w:p w14:paraId="4A9B08F9" w14:textId="77777777" w:rsidR="00B9502A" w:rsidRDefault="00B950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B41405" w14:textId="77777777" w:rsidR="00B9502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Subject/s Taught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___________________________</w:t>
      </w:r>
    </w:p>
    <w:p w14:paraId="6F70DC4E" w14:textId="77777777" w:rsidR="00B9502A" w:rsidRDefault="00B950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C08A08" w14:textId="77777777" w:rsidR="00B9502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Years of Teaching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Experience:_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___ years</w:t>
      </w:r>
    </w:p>
    <w:p w14:paraId="107C2BC0" w14:textId="77777777" w:rsidR="00B9502A" w:rsidRDefault="00B950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6A72C3C" w14:textId="69864397" w:rsidR="00B9502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Employment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Status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sdt>
        <w:sdtPr>
          <w:rPr>
            <w:rFonts w:ascii="Times New Roman" w:eastAsia="Times New Roman" w:hAnsi="Times New Roman" w:cs="Times New Roman"/>
            <w:sz w:val="28"/>
            <w:szCs w:val="28"/>
          </w:rPr>
          <w:id w:val="-19695819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337EC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8"/>
          <w:szCs w:val="28"/>
        </w:rPr>
        <w:t xml:space="preserve"> Full time   </w:t>
      </w:r>
      <w:sdt>
        <w:sdtPr>
          <w:rPr>
            <w:rFonts w:ascii="Times New Roman" w:eastAsia="Times New Roman" w:hAnsi="Times New Roman" w:cs="Times New Roman"/>
            <w:sz w:val="28"/>
            <w:szCs w:val="28"/>
          </w:rPr>
          <w:id w:val="-15284738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337EC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8"/>
          <w:szCs w:val="28"/>
        </w:rPr>
        <w:t xml:space="preserve">Temporary  </w:t>
      </w:r>
      <w:sdt>
        <w:sdtPr>
          <w:rPr>
            <w:rFonts w:ascii="Times New Roman" w:eastAsia="Times New Roman" w:hAnsi="Times New Roman" w:cs="Times New Roman"/>
            <w:sz w:val="28"/>
            <w:szCs w:val="28"/>
          </w:rPr>
          <w:id w:val="-14585624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337EC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8"/>
          <w:szCs w:val="28"/>
        </w:rPr>
        <w:t xml:space="preserve">Part time   </w:t>
      </w:r>
    </w:p>
    <w:p w14:paraId="5658B836" w14:textId="77777777" w:rsidR="00B9502A" w:rsidRDefault="00B950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49FD539" w14:textId="7DB21E22" w:rsidR="00B9502A" w:rsidRPr="001337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(CPD) Hours Completed:   </w:t>
      </w:r>
      <w:sdt>
        <w:sdtPr>
          <w:rPr>
            <w:rFonts w:ascii="Times New Roman" w:eastAsia="Times New Roman" w:hAnsi="Times New Roman" w:cs="Times New Roman"/>
            <w:sz w:val="28"/>
            <w:szCs w:val="28"/>
          </w:rPr>
          <w:id w:val="-1388264226"/>
          <w:placeholder>
            <w:docPart w:val="DefaultPlaceholder_-1854013440"/>
          </w:placeholder>
          <w:showingPlcHdr/>
          <w:text/>
        </w:sdtPr>
        <w:sdtContent>
          <w:r w:rsidR="001337EC" w:rsidRPr="001634DF">
            <w:rPr>
              <w:rStyle w:val="PlaceholderText"/>
            </w:rPr>
            <w:t>Click or tap here to enter text.</w:t>
          </w:r>
        </w:sdtContent>
      </w:sdt>
    </w:p>
    <w:p w14:paraId="22C3AAE0" w14:textId="77777777" w:rsidR="00B9502A" w:rsidRDefault="00B9502A">
      <w:pPr>
        <w:rPr>
          <w:rFonts w:ascii="Cinzel" w:eastAsia="Cinzel" w:hAnsi="Cinzel" w:cs="Cinzel"/>
        </w:rPr>
      </w:pPr>
    </w:p>
    <w:p w14:paraId="477F0B92" w14:textId="77777777" w:rsidR="00B9502A" w:rsidRDefault="00B9502A"/>
    <w:p w14:paraId="6FEBC2B8" w14:textId="77777777" w:rsidR="00B9502A" w:rsidRDefault="00B9502A"/>
    <w:p w14:paraId="4299EF26" w14:textId="77777777" w:rsidR="00B9502A" w:rsidRDefault="00B9502A"/>
    <w:p w14:paraId="26786AA2" w14:textId="77777777" w:rsidR="00B9502A" w:rsidRDefault="00B9502A">
      <w:pPr>
        <w:rPr>
          <w:rFonts w:ascii="Lora" w:eastAsia="Lora" w:hAnsi="Lora" w:cs="Lora"/>
          <w:b/>
          <w:bCs/>
          <w:i/>
          <w:iCs/>
          <w:sz w:val="30"/>
          <w:szCs w:val="30"/>
        </w:rPr>
      </w:pPr>
    </w:p>
    <w:p w14:paraId="749F9CEB" w14:textId="77777777" w:rsidR="00B9502A" w:rsidRDefault="00B9502A">
      <w:pPr>
        <w:rPr>
          <w:rFonts w:ascii="Times New Roman" w:eastAsia="Times New Roman" w:hAnsi="Times New Roman" w:cs="Times New Roman"/>
          <w:i/>
          <w:iCs/>
          <w:sz w:val="34"/>
          <w:szCs w:val="34"/>
        </w:rPr>
      </w:pPr>
    </w:p>
    <w:p w14:paraId="2A53DBEF" w14:textId="77777777" w:rsidR="00B9502A" w:rsidRDefault="00B9502A">
      <w:pPr>
        <w:rPr>
          <w:rFonts w:ascii="Times New Roman" w:eastAsia="Times New Roman" w:hAnsi="Times New Roman" w:cs="Times New Roman"/>
          <w:i/>
          <w:iCs/>
          <w:sz w:val="34"/>
          <w:szCs w:val="34"/>
        </w:rPr>
      </w:pPr>
    </w:p>
    <w:p w14:paraId="6E291D56" w14:textId="77777777" w:rsidR="00B9502A" w:rsidRDefault="00B9502A">
      <w:pPr>
        <w:rPr>
          <w:rFonts w:ascii="Times New Roman" w:eastAsia="Times New Roman" w:hAnsi="Times New Roman" w:cs="Times New Roman"/>
          <w:i/>
          <w:iCs/>
          <w:sz w:val="34"/>
          <w:szCs w:val="34"/>
        </w:rPr>
      </w:pPr>
    </w:p>
    <w:p w14:paraId="3A577151" w14:textId="77777777" w:rsidR="00B9502A" w:rsidRDefault="00B9502A">
      <w:pPr>
        <w:rPr>
          <w:rFonts w:ascii="Times New Roman" w:eastAsia="Times New Roman" w:hAnsi="Times New Roman" w:cs="Times New Roman"/>
          <w:i/>
          <w:iCs/>
          <w:sz w:val="34"/>
          <w:szCs w:val="34"/>
        </w:rPr>
      </w:pPr>
    </w:p>
    <w:p w14:paraId="47A2FAAE" w14:textId="77777777" w:rsidR="00B9502A" w:rsidRDefault="00B9502A">
      <w:pPr>
        <w:rPr>
          <w:rFonts w:ascii="Times New Roman" w:eastAsia="Times New Roman" w:hAnsi="Times New Roman" w:cs="Times New Roman"/>
          <w:i/>
          <w:iCs/>
          <w:sz w:val="34"/>
          <w:szCs w:val="34"/>
        </w:rPr>
      </w:pPr>
    </w:p>
    <w:p w14:paraId="5277BF46" w14:textId="77777777" w:rsidR="00B9502A" w:rsidRDefault="00B9502A">
      <w:pPr>
        <w:rPr>
          <w:rFonts w:ascii="Times New Roman" w:eastAsia="Times New Roman" w:hAnsi="Times New Roman" w:cs="Times New Roman"/>
          <w:i/>
          <w:iCs/>
          <w:sz w:val="34"/>
          <w:szCs w:val="34"/>
        </w:rPr>
      </w:pPr>
    </w:p>
    <w:p w14:paraId="56F1C701" w14:textId="77777777" w:rsidR="00B9502A" w:rsidRDefault="00B9502A">
      <w:pPr>
        <w:rPr>
          <w:rFonts w:ascii="Times New Roman" w:eastAsia="Times New Roman" w:hAnsi="Times New Roman" w:cs="Times New Roman"/>
          <w:i/>
          <w:iCs/>
          <w:sz w:val="34"/>
          <w:szCs w:val="34"/>
        </w:rPr>
      </w:pPr>
    </w:p>
    <w:p w14:paraId="146C64C1" w14:textId="77777777" w:rsidR="00B9502A" w:rsidRDefault="00B9502A">
      <w:pPr>
        <w:rPr>
          <w:rFonts w:ascii="Times New Roman" w:eastAsia="Times New Roman" w:hAnsi="Times New Roman" w:cs="Times New Roman"/>
          <w:i/>
          <w:iCs/>
          <w:sz w:val="34"/>
          <w:szCs w:val="34"/>
        </w:rPr>
      </w:pPr>
    </w:p>
    <w:p w14:paraId="1D620F77" w14:textId="77777777" w:rsidR="00B9502A" w:rsidRDefault="00B9502A">
      <w:pPr>
        <w:rPr>
          <w:rFonts w:ascii="Times New Roman" w:eastAsia="Times New Roman" w:hAnsi="Times New Roman" w:cs="Times New Roman"/>
          <w:i/>
          <w:iCs/>
          <w:sz w:val="34"/>
          <w:szCs w:val="34"/>
        </w:rPr>
      </w:pPr>
    </w:p>
    <w:p w14:paraId="55F8096B" w14:textId="77777777" w:rsidR="00B9502A" w:rsidRDefault="00B9502A">
      <w:pPr>
        <w:rPr>
          <w:rFonts w:ascii="Times New Roman" w:eastAsia="Times New Roman" w:hAnsi="Times New Roman" w:cs="Times New Roman"/>
          <w:i/>
          <w:iCs/>
          <w:sz w:val="34"/>
          <w:szCs w:val="34"/>
        </w:rPr>
      </w:pPr>
    </w:p>
    <w:p w14:paraId="278E28C3" w14:textId="77777777" w:rsidR="00B9502A" w:rsidRDefault="00B9502A">
      <w:pPr>
        <w:rPr>
          <w:rFonts w:ascii="Times New Roman" w:eastAsia="Times New Roman" w:hAnsi="Times New Roman" w:cs="Times New Roman"/>
          <w:i/>
          <w:iCs/>
          <w:sz w:val="34"/>
          <w:szCs w:val="34"/>
        </w:rPr>
      </w:pPr>
    </w:p>
    <w:p w14:paraId="13BE80FB" w14:textId="77777777" w:rsidR="00B9502A" w:rsidRDefault="00B9502A">
      <w:pPr>
        <w:rPr>
          <w:rFonts w:ascii="Times New Roman" w:eastAsia="Times New Roman" w:hAnsi="Times New Roman" w:cs="Times New Roman"/>
          <w:i/>
          <w:iCs/>
          <w:sz w:val="34"/>
          <w:szCs w:val="34"/>
        </w:rPr>
      </w:pPr>
    </w:p>
    <w:p w14:paraId="0E66E33F" w14:textId="77777777" w:rsidR="00B9502A" w:rsidRDefault="00B9502A">
      <w:pPr>
        <w:rPr>
          <w:rFonts w:ascii="Times New Roman" w:eastAsia="Times New Roman" w:hAnsi="Times New Roman" w:cs="Times New Roman"/>
          <w:i/>
          <w:iCs/>
          <w:sz w:val="34"/>
          <w:szCs w:val="34"/>
        </w:rPr>
      </w:pPr>
    </w:p>
    <w:p w14:paraId="1C2894FF" w14:textId="77777777" w:rsidR="00B9502A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34"/>
          <w:szCs w:val="34"/>
        </w:rPr>
      </w:pPr>
      <w:r>
        <w:rPr>
          <w:rFonts w:ascii="Times New Roman" w:eastAsia="Times New Roman" w:hAnsi="Times New Roman" w:cs="Times New Roman"/>
          <w:i/>
          <w:iCs/>
          <w:sz w:val="34"/>
          <w:szCs w:val="34"/>
        </w:rPr>
        <w:t>Section 3</w:t>
      </w:r>
      <w:r>
        <w:rPr>
          <w:rFonts w:ascii="Times New Roman" w:eastAsia="Times New Roman" w:hAnsi="Times New Roman" w:cs="Times New Roman"/>
          <w:b/>
          <w:bCs/>
          <w:i/>
          <w:iCs/>
          <w:sz w:val="34"/>
          <w:szCs w:val="34"/>
        </w:rPr>
        <w:t>: Workshop Interest</w:t>
      </w:r>
    </w:p>
    <w:p w14:paraId="5BE8BB73" w14:textId="77777777" w:rsidR="00B9502A" w:rsidRDefault="00B9502A"/>
    <w:p w14:paraId="0A6C0931" w14:textId="77777777" w:rsidR="00B9502A" w:rsidRDefault="00B9502A"/>
    <w:p w14:paraId="6DA94B2E" w14:textId="77777777" w:rsidR="00B9502A" w:rsidRDefault="00B9502A">
      <w:pPr>
        <w:rPr>
          <w:rFonts w:ascii="Lora" w:eastAsia="Lora" w:hAnsi="Lora" w:cs="Lora"/>
          <w:sz w:val="26"/>
          <w:szCs w:val="26"/>
        </w:rPr>
      </w:pPr>
    </w:p>
    <w:p w14:paraId="12B60E43" w14:textId="77777777" w:rsidR="00B9502A" w:rsidRDefault="00000000">
      <w:pPr>
        <w:rPr>
          <w:rFonts w:ascii="Lora" w:eastAsia="Lora" w:hAnsi="Lora" w:cs="Lora"/>
          <w:b/>
          <w:bCs/>
          <w:sz w:val="28"/>
          <w:szCs w:val="28"/>
        </w:rPr>
      </w:pPr>
      <w:r>
        <w:rPr>
          <w:rFonts w:ascii="Lora" w:eastAsia="Lora" w:hAnsi="Lora" w:cs="Lora"/>
          <w:b/>
          <w:bCs/>
          <w:sz w:val="28"/>
          <w:szCs w:val="28"/>
        </w:rPr>
        <w:t>Please select which CPD workshops you are interested in attending:</w:t>
      </w:r>
    </w:p>
    <w:p w14:paraId="6D4DDF34" w14:textId="77777777" w:rsidR="00B9502A" w:rsidRDefault="00B9502A">
      <w:pPr>
        <w:rPr>
          <w:rFonts w:ascii="Lora" w:eastAsia="Lora" w:hAnsi="Lora" w:cs="Lora"/>
          <w:b/>
          <w:bCs/>
          <w:sz w:val="28"/>
          <w:szCs w:val="28"/>
        </w:rPr>
      </w:pPr>
    </w:p>
    <w:p w14:paraId="5F78B6F0" w14:textId="50962D21" w:rsidR="00B9502A" w:rsidRDefault="001337EC">
      <w:pPr>
        <w:rPr>
          <w:rFonts w:ascii="Lora" w:eastAsia="Lora" w:hAnsi="Lora" w:cs="Lora"/>
          <w:sz w:val="28"/>
          <w:szCs w:val="28"/>
        </w:rPr>
      </w:pPr>
      <w:sdt>
        <w:sdtPr>
          <w:rPr>
            <w:rFonts w:ascii="Arial Unicode MS" w:eastAsia="Arial Unicode MS" w:hAnsi="Arial Unicode MS" w:cs="Arial Unicode MS"/>
            <w:sz w:val="28"/>
            <w:szCs w:val="28"/>
          </w:rPr>
          <w:id w:val="4199924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 Unicode MS" w:hint="eastAsia"/>
              <w:sz w:val="28"/>
              <w:szCs w:val="28"/>
            </w:rPr>
            <w:t>☐</w:t>
          </w:r>
        </w:sdtContent>
      </w:sdt>
      <w:r w:rsidR="00000000">
        <w:rPr>
          <w:rFonts w:ascii="Arial Unicode MS" w:eastAsia="Arial Unicode MS" w:hAnsi="Arial Unicode MS" w:cs="Arial Unicode MS"/>
          <w:sz w:val="28"/>
          <w:szCs w:val="28"/>
        </w:rPr>
        <w:t xml:space="preserve"> Testing and Measurements</w:t>
      </w:r>
    </w:p>
    <w:p w14:paraId="350F0881" w14:textId="34C88996" w:rsidR="00B9502A" w:rsidRDefault="001337EC">
      <w:pPr>
        <w:rPr>
          <w:rFonts w:ascii="Lora" w:eastAsia="Lora" w:hAnsi="Lora" w:cs="Lora"/>
          <w:sz w:val="28"/>
          <w:szCs w:val="28"/>
        </w:rPr>
      </w:pPr>
      <w:sdt>
        <w:sdtPr>
          <w:rPr>
            <w:rFonts w:ascii="Arial Unicode MS" w:eastAsia="Arial Unicode MS" w:hAnsi="Arial Unicode MS" w:cs="Arial Unicode MS"/>
            <w:sz w:val="28"/>
            <w:szCs w:val="28"/>
          </w:rPr>
          <w:id w:val="9237670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 Unicode MS" w:hint="eastAsia"/>
              <w:sz w:val="28"/>
              <w:szCs w:val="28"/>
            </w:rPr>
            <w:t>☐</w:t>
          </w:r>
        </w:sdtContent>
      </w:sdt>
      <w:r w:rsidR="00000000">
        <w:rPr>
          <w:rFonts w:ascii="Arial Unicode MS" w:eastAsia="Arial Unicode MS" w:hAnsi="Arial Unicode MS" w:cs="Arial Unicode MS"/>
          <w:sz w:val="28"/>
          <w:szCs w:val="28"/>
        </w:rPr>
        <w:t xml:space="preserve"> Modern Techniques and strategies</w:t>
      </w:r>
    </w:p>
    <w:p w14:paraId="1CC6053F" w14:textId="14D89821" w:rsidR="00B9502A" w:rsidRDefault="001337EC">
      <w:pPr>
        <w:rPr>
          <w:rFonts w:ascii="Lora" w:eastAsia="Lora" w:hAnsi="Lora" w:cs="Lora"/>
          <w:sz w:val="28"/>
          <w:szCs w:val="28"/>
        </w:rPr>
      </w:pPr>
      <w:sdt>
        <w:sdtPr>
          <w:rPr>
            <w:rFonts w:ascii="Arial Unicode MS" w:eastAsia="Arial Unicode MS" w:hAnsi="Arial Unicode MS" w:cs="Arial Unicode MS"/>
            <w:sz w:val="28"/>
            <w:szCs w:val="28"/>
          </w:rPr>
          <w:id w:val="-634918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 Unicode MS" w:hint="eastAsia"/>
              <w:sz w:val="28"/>
              <w:szCs w:val="28"/>
            </w:rPr>
            <w:t>☐</w:t>
          </w:r>
        </w:sdtContent>
      </w:sdt>
      <w:r w:rsidR="00000000">
        <w:rPr>
          <w:rFonts w:ascii="Arial Unicode MS" w:eastAsia="Arial Unicode MS" w:hAnsi="Arial Unicode MS" w:cs="Arial Unicode MS"/>
          <w:sz w:val="28"/>
          <w:szCs w:val="28"/>
        </w:rPr>
        <w:t xml:space="preserve"> Lesson Planning and Design</w:t>
      </w:r>
    </w:p>
    <w:p w14:paraId="73C40731" w14:textId="1A26DCDF" w:rsidR="00B9502A" w:rsidRDefault="001337EC">
      <w:pPr>
        <w:rPr>
          <w:rFonts w:ascii="Lora" w:eastAsia="Lora" w:hAnsi="Lora" w:cs="Lora"/>
          <w:sz w:val="28"/>
          <w:szCs w:val="28"/>
        </w:rPr>
      </w:pPr>
      <w:sdt>
        <w:sdtPr>
          <w:rPr>
            <w:rFonts w:ascii="Arial Unicode MS" w:eastAsia="Arial Unicode MS" w:hAnsi="Arial Unicode MS" w:cs="Arial Unicode MS"/>
            <w:sz w:val="28"/>
            <w:szCs w:val="28"/>
          </w:rPr>
          <w:id w:val="-20512181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 Unicode MS" w:hint="eastAsia"/>
              <w:sz w:val="28"/>
              <w:szCs w:val="28"/>
            </w:rPr>
            <w:t>☐</w:t>
          </w:r>
        </w:sdtContent>
      </w:sdt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000000">
        <w:rPr>
          <w:rFonts w:ascii="Arial Unicode MS" w:eastAsia="Arial Unicode MS" w:hAnsi="Arial Unicode MS" w:cs="Arial Unicode MS"/>
          <w:sz w:val="28"/>
          <w:szCs w:val="28"/>
        </w:rPr>
        <w:t>Classroom Management</w:t>
      </w:r>
    </w:p>
    <w:p w14:paraId="4254E3AD" w14:textId="4A9B3EBF" w:rsidR="00B9502A" w:rsidRDefault="001337EC">
      <w:pPr>
        <w:rPr>
          <w:rFonts w:ascii="Lora" w:eastAsia="Lora" w:hAnsi="Lora" w:cs="Lora"/>
          <w:sz w:val="26"/>
          <w:szCs w:val="26"/>
        </w:rPr>
      </w:pPr>
      <w:sdt>
        <w:sdtPr>
          <w:rPr>
            <w:rFonts w:ascii="Arial Unicode MS" w:eastAsia="Arial Unicode MS" w:hAnsi="Arial Unicode MS" w:cs="Arial Unicode MS"/>
            <w:sz w:val="28"/>
            <w:szCs w:val="28"/>
          </w:rPr>
          <w:id w:val="-16188259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 Unicode MS" w:hint="eastAsia"/>
              <w:sz w:val="28"/>
              <w:szCs w:val="28"/>
            </w:rPr>
            <w:t>☐</w:t>
          </w:r>
        </w:sdtContent>
      </w:sdt>
      <w:r w:rsidR="00000000">
        <w:rPr>
          <w:rFonts w:ascii="Arial Unicode MS" w:eastAsia="Arial Unicode MS" w:hAnsi="Arial Unicode MS" w:cs="Arial Unicode MS"/>
          <w:sz w:val="28"/>
          <w:szCs w:val="28"/>
        </w:rPr>
        <w:t xml:space="preserve"> Data Centered Instruction</w:t>
      </w:r>
      <w:r w:rsidR="00000000">
        <w:rPr>
          <w:rFonts w:ascii="Lora" w:eastAsia="Lora" w:hAnsi="Lora" w:cs="Lora"/>
          <w:sz w:val="26"/>
          <w:szCs w:val="26"/>
        </w:rPr>
        <w:t xml:space="preserve">s </w:t>
      </w:r>
    </w:p>
    <w:p w14:paraId="4DAF4DDF" w14:textId="77777777" w:rsidR="00B9502A" w:rsidRDefault="00B9502A">
      <w:pPr>
        <w:rPr>
          <w:rFonts w:ascii="Lora" w:eastAsia="Lora" w:hAnsi="Lora" w:cs="Lora"/>
          <w:sz w:val="26"/>
          <w:szCs w:val="26"/>
        </w:rPr>
      </w:pPr>
    </w:p>
    <w:tbl>
      <w:tblPr>
        <w:tblStyle w:val="a"/>
        <w:tblW w:w="9375" w:type="dxa"/>
        <w:tblInd w:w="0" w:type="dxa"/>
        <w:tblBorders>
          <w:top w:val="single" w:sz="7" w:space="0" w:color="808080"/>
          <w:left w:val="single" w:sz="7" w:space="0" w:color="808080"/>
          <w:bottom w:val="single" w:sz="7" w:space="0" w:color="808080"/>
          <w:right w:val="single" w:sz="7" w:space="0" w:color="808080"/>
          <w:insideH w:val="single" w:sz="7" w:space="0" w:color="808080"/>
          <w:insideV w:val="single" w:sz="7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2175"/>
        <w:gridCol w:w="3960"/>
        <w:gridCol w:w="1815"/>
        <w:gridCol w:w="1425"/>
      </w:tblGrid>
      <w:tr w:rsidR="00B9502A" w14:paraId="4A012FCC" w14:textId="77777777">
        <w:trPr>
          <w:trHeight w:val="814"/>
        </w:trPr>
        <w:tc>
          <w:tcPr>
            <w:tcW w:w="2175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4B3EAC" w14:textId="77777777" w:rsidR="00B9502A" w:rsidRPr="00B9502A" w:rsidRDefault="00B9502A">
            <w:pPr>
              <w:jc w:val="center"/>
              <w:rPr>
                <w:ins w:id="1" w:author="Suli Alcoser" w:date="2025-11-20T03:08:00Z"/>
                <w:sz w:val="24"/>
                <w:szCs w:val="24"/>
                <w:rPrChange w:id="2" w:author="Suli Alcoser" w:date="2025-11-20T03:08:00Z">
                  <w:rPr>
                    <w:ins w:id="3" w:author="Suli Alcoser" w:date="2025-11-20T03:08:00Z"/>
                    <w:rFonts w:ascii="Lora" w:eastAsia="Lora" w:hAnsi="Lora" w:cs="Lora"/>
                    <w:sz w:val="26"/>
                    <w:szCs w:val="26"/>
                  </w:rPr>
                </w:rPrChange>
              </w:rPr>
            </w:pPr>
          </w:p>
          <w:p w14:paraId="36B04472" w14:textId="77777777" w:rsidR="00B9502A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Workshop Name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960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3E9BD6" w14:textId="77777777" w:rsidR="00B9502A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Date </w:t>
            </w:r>
          </w:p>
        </w:tc>
        <w:tc>
          <w:tcPr>
            <w:tcW w:w="1815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ED3317" w14:textId="77777777" w:rsidR="00B9502A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Fee (in BDZ) </w:t>
            </w:r>
          </w:p>
        </w:tc>
        <w:tc>
          <w:tcPr>
            <w:tcW w:w="1425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CDC4BC" w14:textId="77777777" w:rsidR="00B9502A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Location </w:t>
            </w:r>
          </w:p>
        </w:tc>
      </w:tr>
      <w:tr w:rsidR="00B9502A" w14:paraId="00BA6422" w14:textId="77777777">
        <w:trPr>
          <w:trHeight w:val="300"/>
        </w:trPr>
        <w:tc>
          <w:tcPr>
            <w:tcW w:w="2175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93743C" w14:textId="77777777" w:rsidR="00B9502A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rFonts w:ascii="Lora" w:eastAsia="Lora" w:hAnsi="Lora" w:cs="Lora"/>
                <w:sz w:val="28"/>
                <w:szCs w:val="28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Testing &amp; Measurement</w:t>
            </w:r>
          </w:p>
          <w:p w14:paraId="75DEF471" w14:textId="77777777" w:rsidR="00B9502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960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547A4E" w14:textId="77777777" w:rsidR="00B9502A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10 August 2025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815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E4C181" w14:textId="77777777" w:rsidR="00B9502A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25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425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E02A10" w14:textId="77777777" w:rsidR="00B9502A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 Belize City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B9502A" w14:paraId="4C5386E0" w14:textId="77777777">
        <w:trPr>
          <w:trHeight w:val="555"/>
        </w:trPr>
        <w:tc>
          <w:tcPr>
            <w:tcW w:w="2175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A0284C" w14:textId="77777777" w:rsidR="00B9502A" w:rsidRDefault="00000000">
            <w:pPr>
              <w:rPr>
                <w:sz w:val="24"/>
                <w:szCs w:val="24"/>
              </w:rPr>
            </w:pPr>
            <w:r>
              <w:rPr>
                <w:rFonts w:ascii="Lora" w:eastAsia="Lora" w:hAnsi="Lora" w:cs="Lora"/>
                <w:sz w:val="28"/>
                <w:szCs w:val="28"/>
              </w:rPr>
              <w:t xml:space="preserve">   </w:t>
            </w:r>
            <w:r>
              <w:rPr>
                <w:i/>
                <w:iCs/>
                <w:sz w:val="24"/>
                <w:szCs w:val="24"/>
              </w:rPr>
              <w:t xml:space="preserve">Modern   Techniques and strategies </w:t>
            </w:r>
            <w:r>
              <w:rPr>
                <w:sz w:val="24"/>
                <w:szCs w:val="24"/>
              </w:rPr>
              <w:t xml:space="preserve"> </w:t>
            </w:r>
          </w:p>
          <w:p w14:paraId="6036AB13" w14:textId="77777777" w:rsidR="00B9502A" w:rsidRDefault="00B9502A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4DD77A" w14:textId="77777777" w:rsidR="00B9502A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11 August 2025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815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501DC4" w14:textId="77777777" w:rsidR="00B9502A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    30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425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92B5C1" w14:textId="77777777" w:rsidR="00B9502A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San Ignacio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B9502A" w14:paraId="7D971FCE" w14:textId="77777777">
        <w:trPr>
          <w:trHeight w:val="315"/>
        </w:trPr>
        <w:tc>
          <w:tcPr>
            <w:tcW w:w="2175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6A3071" w14:textId="0C530E52" w:rsidR="00B9502A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Lesson Planning &amp; Design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</w:r>
          </w:p>
          <w:p w14:paraId="73D13C8F" w14:textId="77777777" w:rsidR="00B9502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960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D2E2A" w14:textId="77777777" w:rsidR="00B9502A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12 August 2025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815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B0D09B" w14:textId="77777777" w:rsidR="00B9502A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 20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425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3FB1DC" w14:textId="77777777" w:rsidR="00B9502A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 Belize City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B9502A" w14:paraId="5304FB73" w14:textId="77777777">
        <w:trPr>
          <w:trHeight w:val="555"/>
        </w:trPr>
        <w:tc>
          <w:tcPr>
            <w:tcW w:w="2175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AC2EB4" w14:textId="6959168F" w:rsidR="00B9502A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Classroom Management</w:t>
            </w:r>
          </w:p>
          <w:p w14:paraId="4D887573" w14:textId="77777777" w:rsidR="00B9502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960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0E9040" w14:textId="77777777" w:rsidR="00B9502A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 13 August 2025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815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C0A810" w14:textId="77777777" w:rsidR="00B9502A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 20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425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FC4C38" w14:textId="77777777" w:rsidR="00B9502A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San Ignacio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B9502A" w14:paraId="1DBC9489" w14:textId="77777777">
        <w:trPr>
          <w:trHeight w:val="555"/>
        </w:trPr>
        <w:tc>
          <w:tcPr>
            <w:tcW w:w="2175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2F5568" w14:textId="19C363B0" w:rsidR="00B9502A" w:rsidRDefault="00000000">
            <w:pPr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Data Centered Instruction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960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EC161B" w14:textId="77777777" w:rsidR="00B9502A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 14 August 2025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815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18BA70" w14:textId="77777777" w:rsidR="00B9502A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 25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425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B53B9C" w14:textId="77777777" w:rsidR="00B9502A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 Belize City</w:t>
            </w:r>
            <w:r>
              <w:rPr>
                <w:sz w:val="24"/>
                <w:szCs w:val="24"/>
              </w:rPr>
              <w:t xml:space="preserve"> </w:t>
            </w:r>
          </w:p>
        </w:tc>
      </w:tr>
    </w:tbl>
    <w:p w14:paraId="669AFC79" w14:textId="77777777" w:rsidR="00B9502A" w:rsidRDefault="00B9502A">
      <w:pPr>
        <w:rPr>
          <w:rFonts w:ascii="Lora" w:eastAsia="Lora" w:hAnsi="Lora" w:cs="Lora"/>
          <w:sz w:val="26"/>
          <w:szCs w:val="26"/>
        </w:rPr>
      </w:pPr>
    </w:p>
    <w:p w14:paraId="62D48A58" w14:textId="77777777" w:rsidR="00B9502A" w:rsidRDefault="00B9502A">
      <w:pPr>
        <w:rPr>
          <w:sz w:val="20"/>
          <w:szCs w:val="20"/>
        </w:rPr>
      </w:pPr>
    </w:p>
    <w:p w14:paraId="0ECC2A63" w14:textId="77777777" w:rsidR="00B9502A" w:rsidRDefault="00B950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982D854" w14:textId="77777777" w:rsidR="00B9502A" w:rsidRDefault="00B950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BB1E97B" w14:textId="77777777" w:rsidR="00B9502A" w:rsidRDefault="00B950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56DACB" w14:textId="77777777" w:rsidR="00B9502A" w:rsidRDefault="00B950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6145FAF" w14:textId="77777777" w:rsidR="00B9502A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34"/>
          <w:szCs w:val="34"/>
        </w:rPr>
      </w:pPr>
      <w:r>
        <w:rPr>
          <w:rFonts w:ascii="Times New Roman" w:eastAsia="Times New Roman" w:hAnsi="Times New Roman" w:cs="Times New Roman"/>
          <w:i/>
          <w:iCs/>
          <w:sz w:val="34"/>
          <w:szCs w:val="34"/>
        </w:rPr>
        <w:t>Section 4:</w:t>
      </w:r>
      <w:r>
        <w:rPr>
          <w:rFonts w:ascii="Times New Roman" w:eastAsia="Times New Roman" w:hAnsi="Times New Roman" w:cs="Times New Roman"/>
          <w:b/>
          <w:bCs/>
          <w:i/>
          <w:iCs/>
          <w:sz w:val="34"/>
          <w:szCs w:val="34"/>
        </w:rPr>
        <w:t xml:space="preserve"> Official Use</w:t>
      </w:r>
    </w:p>
    <w:p w14:paraId="76A7906A" w14:textId="77777777" w:rsidR="00B9502A" w:rsidRDefault="00B950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55C3C87" w14:textId="77777777" w:rsidR="00B9502A" w:rsidRDefault="00B950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E8AD100" w14:textId="45B3549E" w:rsidR="00B9502A" w:rsidRDefault="00000000">
      <w:pPr>
        <w:rPr>
          <w:rFonts w:ascii="Cinzel" w:eastAsia="Cinzel" w:hAnsi="Cinzel" w:cs="Cinzel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Registration Number: </w:t>
      </w:r>
      <w:sdt>
        <w:sdtPr>
          <w:rPr>
            <w:rFonts w:ascii="Times New Roman" w:eastAsia="Times New Roman" w:hAnsi="Times New Roman" w:cs="Times New Roman"/>
            <w:sz w:val="28"/>
            <w:szCs w:val="28"/>
          </w:rPr>
          <w:id w:val="175548444"/>
          <w:placeholder>
            <w:docPart w:val="DefaultPlaceholder_-1854013440"/>
          </w:placeholder>
          <w:showingPlcHdr/>
          <w:text/>
        </w:sdtPr>
        <w:sdtContent>
          <w:r w:rsidR="001337EC" w:rsidRPr="001634DF">
            <w:rPr>
              <w:rStyle w:val="PlaceholderText"/>
            </w:rPr>
            <w:t>Click or tap here to enter text.</w:t>
          </w:r>
        </w:sdtContent>
      </w:sdt>
    </w:p>
    <w:p w14:paraId="7E80AB30" w14:textId="77777777" w:rsidR="00B9502A" w:rsidRDefault="00B9502A">
      <w:pPr>
        <w:rPr>
          <w:rFonts w:ascii="Cinzel" w:eastAsia="Cinzel" w:hAnsi="Cinzel" w:cs="Cinzel"/>
          <w:i/>
          <w:iCs/>
          <w:sz w:val="20"/>
          <w:szCs w:val="20"/>
        </w:rPr>
      </w:pPr>
    </w:p>
    <w:p w14:paraId="29344780" w14:textId="77777777" w:rsidR="00B9502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Date Received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 / ____ / ______</w:t>
      </w:r>
    </w:p>
    <w:p w14:paraId="55A7C51A" w14:textId="77777777" w:rsidR="00B9502A" w:rsidRDefault="00B950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0415ADA" w14:textId="77777777" w:rsidR="00B9502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Verified By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___________________________</w:t>
      </w:r>
    </w:p>
    <w:p w14:paraId="06471FF6" w14:textId="77777777" w:rsidR="00B9502A" w:rsidRDefault="00B950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1A1CDC5" w14:textId="77777777" w:rsidR="00B9502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Notes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6760019D" w14:textId="77777777" w:rsidR="00B9502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</w:t>
      </w:r>
    </w:p>
    <w:p w14:paraId="692AD866" w14:textId="77777777" w:rsidR="00B9502A" w:rsidRDefault="00B950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BBC9E44" w14:textId="77777777" w:rsidR="00B9502A" w:rsidRDefault="00B950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E106F0A" w14:textId="77777777" w:rsidR="00B9502A" w:rsidRDefault="00B950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80D8C1" w14:textId="77777777" w:rsidR="00B9502A" w:rsidRDefault="00B950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508435A" w14:textId="77777777" w:rsidR="00B9502A" w:rsidRDefault="00B950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90C8201" w14:textId="77777777" w:rsidR="00B9502A" w:rsidRDefault="00B9502A"/>
    <w:p w14:paraId="5FE41D94" w14:textId="77777777" w:rsidR="00B9502A" w:rsidRDefault="00000000">
      <w:pPr>
        <w:rPr>
          <w:rFonts w:ascii="Allura" w:eastAsia="Allura" w:hAnsi="Allura" w:cs="Allura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Signature of Teacher: </w:t>
      </w:r>
      <w:r>
        <w:rPr>
          <w:rFonts w:ascii="Allura" w:eastAsia="Allura" w:hAnsi="Allura" w:cs="Allura"/>
          <w:sz w:val="28"/>
          <w:szCs w:val="28"/>
        </w:rPr>
        <w:t>____________</w:t>
      </w:r>
    </w:p>
    <w:p w14:paraId="4D4F9FF7" w14:textId="77777777" w:rsidR="00B9502A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 :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____________________</w:t>
      </w:r>
    </w:p>
    <w:p w14:paraId="02B8A179" w14:textId="77777777" w:rsidR="00B9502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Date: ____ / ___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_ / 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_____</w:t>
      </w:r>
    </w:p>
    <w:p w14:paraId="0017512A" w14:textId="77777777" w:rsidR="00B9502A" w:rsidRDefault="00B9502A">
      <w:pPr>
        <w:rPr>
          <w:rFonts w:ascii="Times New Roman" w:eastAsia="Times New Roman" w:hAnsi="Times New Roman" w:cs="Times New Roman"/>
          <w:sz w:val="28"/>
          <w:szCs w:val="28"/>
        </w:rPr>
      </w:pPr>
    </w:p>
    <w:sdt>
      <w:sdtPr>
        <w:id w:val="158973046"/>
        <w:placeholder>
          <w:docPart w:val="DefaultPlaceholder_-1854013440"/>
        </w:placeholder>
        <w:showingPlcHdr/>
        <w:text/>
      </w:sdtPr>
      <w:sdtContent>
        <w:p w14:paraId="19916033" w14:textId="31487BE9" w:rsidR="00B9502A" w:rsidRDefault="001337EC">
          <w:r w:rsidRPr="001634DF">
            <w:rPr>
              <w:rStyle w:val="PlaceholderText"/>
            </w:rPr>
            <w:t>Click or tap here to enter text.</w:t>
          </w:r>
        </w:p>
      </w:sdtContent>
    </w:sdt>
    <w:sdt>
      <w:sdtPr>
        <w:id w:val="-2124688097"/>
        <w:placeholder>
          <w:docPart w:val="DefaultPlaceholder_-1854013440"/>
        </w:placeholder>
        <w:showingPlcHdr/>
      </w:sdtPr>
      <w:sdtContent>
        <w:p w14:paraId="792447E1" w14:textId="3614CB10" w:rsidR="00B9502A" w:rsidRDefault="001337EC">
          <w:r w:rsidRPr="001634DF">
            <w:rPr>
              <w:rStyle w:val="PlaceholderText"/>
            </w:rPr>
            <w:t>Click or tap here to enter text.</w:t>
          </w:r>
        </w:p>
      </w:sdtContent>
    </w:sdt>
    <w:sdt>
      <w:sdtPr>
        <w:id w:val="1268811660"/>
        <w:placeholder>
          <w:docPart w:val="DefaultPlaceholder_-1854013438"/>
        </w:placeholder>
        <w:showingPlcHdr/>
        <w:comboBox>
          <w:listItem w:value="Choose an item."/>
        </w:comboBox>
      </w:sdtPr>
      <w:sdtContent>
        <w:p w14:paraId="7FE67D48" w14:textId="1E8C0B50" w:rsidR="00B9502A" w:rsidRDefault="001337EC">
          <w:r w:rsidRPr="001634DF">
            <w:rPr>
              <w:rStyle w:val="PlaceholderText"/>
            </w:rPr>
            <w:t>Choose an item.</w:t>
          </w:r>
        </w:p>
      </w:sdtContent>
    </w:sdt>
    <w:sdt>
      <w:sdtPr>
        <w:id w:val="346689108"/>
        <w:placeholder>
          <w:docPart w:val="DefaultPlaceholder_-1854013438"/>
        </w:placeholder>
        <w:showingPlcHdr/>
        <w:dropDownList>
          <w:listItem w:value="Choose an item."/>
        </w:dropDownList>
      </w:sdtPr>
      <w:sdtContent>
        <w:p w14:paraId="48612306" w14:textId="017956A8" w:rsidR="00B9502A" w:rsidRDefault="001337EC">
          <w:r w:rsidRPr="001634DF">
            <w:rPr>
              <w:rStyle w:val="PlaceholderText"/>
            </w:rPr>
            <w:t>Choose an item.</w:t>
          </w:r>
        </w:p>
      </w:sdtContent>
    </w:sdt>
    <w:sectPr w:rsidR="00B9502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  <w:embedRegular r:id="rId1" w:fontKey="{5F2F35BA-89A0-4E6B-BCF9-21503AF72BB1}"/>
    <w:embedBold r:id="rId2" w:fontKey="{1D1358BF-50FC-42BD-AA79-89DFD6E21BEF}"/>
    <w:embedBoldItalic r:id="rId3" w:fontKey="{A5119A38-BD55-48F1-9D6B-BACEE38D774F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4" w:subsetted="1" w:fontKey="{5852021A-51B4-4D6A-955B-3A6C7466F970}"/>
  </w:font>
  <w:font w:name="Cinzel">
    <w:charset w:val="00"/>
    <w:family w:val="auto"/>
    <w:pitch w:val="default"/>
    <w:embedRegular r:id="rId5" w:fontKey="{B1020912-1939-4BC0-A364-77F383F19129}"/>
    <w:embedItalic r:id="rId6" w:fontKey="{2E2C7A20-B1AC-45FA-AB73-B4B62146441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5F16C597-D92F-4687-B04B-CE8674F516E7}"/>
  </w:font>
  <w:font w:name="Allura">
    <w:charset w:val="00"/>
    <w:family w:val="auto"/>
    <w:pitch w:val="default"/>
    <w:embedRegular r:id="rId8" w:fontKey="{59F14AF0-432E-4B96-ABC4-6B8D83E1AC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91C37D6-FE4A-434F-B263-45B173EA328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02A"/>
    <w:rsid w:val="001337EC"/>
    <w:rsid w:val="00710F40"/>
    <w:rsid w:val="00B9502A"/>
    <w:rsid w:val="00CC6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82D48"/>
  <w15:docId w15:val="{A469E23E-39D4-4FA9-B554-CCB1B4772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PlaceholderText">
    <w:name w:val="Placeholder Text"/>
    <w:basedOn w:val="DefaultParagraphFont"/>
    <w:uiPriority w:val="99"/>
    <w:semiHidden/>
    <w:rsid w:val="001337E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4B5E8D-6219-4552-93DD-3ED59529C4AC}"/>
      </w:docPartPr>
      <w:docPartBody>
        <w:p w:rsidR="00000000" w:rsidRDefault="004B2F60">
          <w:r w:rsidRPr="001634D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08EEAA-4B59-42BC-B132-0B69432F05D5}"/>
      </w:docPartPr>
      <w:docPartBody>
        <w:p w:rsidR="00000000" w:rsidRDefault="004B2F60">
          <w:r w:rsidRPr="001634DF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inzel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lura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F60"/>
    <w:rsid w:val="004B2F60"/>
    <w:rsid w:val="006676F1"/>
    <w:rsid w:val="00710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B2F60"/>
    <w:rPr>
      <w:color w:val="666666"/>
    </w:rPr>
  </w:style>
  <w:style w:type="paragraph" w:customStyle="1" w:styleId="6FFE91269E2B4365866D7F5465E07DBE">
    <w:name w:val="6FFE91269E2B4365866D7F5465E07DBE"/>
    <w:rsid w:val="004B2F60"/>
  </w:style>
  <w:style w:type="paragraph" w:customStyle="1" w:styleId="11155971FDCC4FEEB927378F23D6074B">
    <w:name w:val="11155971FDCC4FEEB927378F23D6074B"/>
    <w:rsid w:val="004B2F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0EB2B-E824-471D-A0A2-F4230FD6E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Stephanie Cob</cp:lastModifiedBy>
  <cp:revision>2</cp:revision>
  <dcterms:created xsi:type="dcterms:W3CDTF">2025-11-24T00:20:00Z</dcterms:created>
  <dcterms:modified xsi:type="dcterms:W3CDTF">2025-11-24T00:20:00Z</dcterms:modified>
</cp:coreProperties>
</file>